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List Paragraph"/>
        <w:bidi w:val="0"/>
        <w:ind w:left="0" w:right="0" w:firstLine="0"/>
        <w:jc w:val="center"/>
        <w:rPr>
          <w:b w:val="1"/>
          <w:bCs w:val="1"/>
          <w:sz w:val="44"/>
          <w:szCs w:val="44"/>
          <w:rtl w:val="0"/>
        </w:rPr>
      </w:pPr>
      <w:r>
        <w:rPr>
          <w:b w:val="1"/>
          <w:bCs w:val="1"/>
          <w:sz w:val="44"/>
          <w:szCs w:val="44"/>
          <w:rtl w:val="0"/>
          <w:lang w:val="en-US"/>
        </w:rPr>
        <w:t>Lab Evaluation -1</w:t>
      </w:r>
    </w:p>
    <w:p>
      <w:pPr>
        <w:pStyle w:val="List Paragraph"/>
        <w:bidi w:val="0"/>
        <w:ind w:left="0" w:right="0" w:firstLine="0"/>
        <w:jc w:val="center"/>
        <w:rPr>
          <w:b w:val="1"/>
          <w:bCs w:val="1"/>
          <w:sz w:val="44"/>
          <w:szCs w:val="44"/>
          <w:rtl w:val="0"/>
        </w:rPr>
      </w:pPr>
      <w:r>
        <w:rPr>
          <w:b w:val="1"/>
          <w:bCs w:val="1"/>
          <w:sz w:val="44"/>
          <w:szCs w:val="44"/>
          <w:rtl w:val="0"/>
          <w:lang w:val="en-US"/>
        </w:rPr>
        <w:t>Full Stack Framework</w:t>
      </w:r>
    </w:p>
    <w:p>
      <w:pPr>
        <w:pStyle w:val="List Paragraph"/>
        <w:bidi w:val="0"/>
        <w:ind w:left="0" w:right="0" w:firstLine="0"/>
        <w:jc w:val="center"/>
        <w:rPr>
          <w:b w:val="1"/>
          <w:bCs w:val="1"/>
          <w:sz w:val="44"/>
          <w:szCs w:val="44"/>
          <w:rtl w:val="0"/>
        </w:rPr>
      </w:pPr>
    </w:p>
    <w:p>
      <w:pPr>
        <w:pStyle w:val="Body"/>
        <w:rPr>
          <w:sz w:val="30"/>
          <w:szCs w:val="30"/>
        </w:rPr>
      </w:pPr>
      <w:r>
        <w:rPr>
          <w:sz w:val="30"/>
          <w:szCs w:val="30"/>
          <w:rtl w:val="0"/>
          <w:lang w:val="en-US"/>
        </w:rPr>
        <w:t xml:space="preserve">RollNo </w:t>
      </w:r>
      <w:r>
        <w:tab/>
      </w:r>
      <w:r>
        <w:rPr>
          <w:sz w:val="30"/>
          <w:szCs w:val="30"/>
          <w:rtl w:val="0"/>
          <w:lang w:val="en-US"/>
        </w:rPr>
        <w:t xml:space="preserve">:  </w:t>
      </w:r>
      <w:r>
        <w:rPr>
          <w:outline w:val="0"/>
          <w:color w:val="000000"/>
          <w:sz w:val="30"/>
          <w:szCs w:val="30"/>
          <w:rtl w:val="0"/>
          <w:lang w:val="en-US"/>
          <w14:textFill>
            <w14:solidFill>
              <w14:srgbClr w14:val="000000"/>
            </w14:solidFill>
          </w14:textFill>
        </w:rPr>
        <w:t>CB.SC.U4CSE</w:t>
      </w:r>
      <w:r>
        <w:rPr>
          <w:outline w:val="0"/>
          <w:color w:val="000000"/>
          <w:sz w:val="30"/>
          <w:szCs w:val="30"/>
          <w:rtl w:val="0"/>
          <w:lang w:val="en-US"/>
          <w14:textFill>
            <w14:solidFill>
              <w14:srgbClr w14:val="000000"/>
            </w14:solidFill>
          </w14:textFill>
        </w:rPr>
        <w:t>23663</w:t>
      </w:r>
    </w:p>
    <w:p>
      <w:pPr>
        <w:pStyle w:val="Body"/>
        <w:rPr>
          <w:sz w:val="30"/>
          <w:szCs w:val="30"/>
          <w:lang w:val="en-US"/>
        </w:rPr>
      </w:pPr>
      <w:r>
        <w:rPr>
          <w:sz w:val="30"/>
          <w:szCs w:val="30"/>
          <w:rtl w:val="0"/>
          <w:lang w:val="en-US"/>
        </w:rPr>
        <w:t>Name</w:t>
      </w:r>
      <w:r>
        <w:tab/>
      </w:r>
      <w:r>
        <w:rPr>
          <w:sz w:val="30"/>
          <w:szCs w:val="30"/>
          <w:rtl w:val="0"/>
          <w:lang w:val="en-US"/>
        </w:rPr>
        <w:t>:</w:t>
      </w:r>
      <w:r>
        <w:rPr>
          <w:sz w:val="30"/>
          <w:szCs w:val="30"/>
          <w:rtl w:val="0"/>
          <w:lang w:val="en-US"/>
        </w:rPr>
        <w:t xml:space="preserve"> Meera J Vaishnav</w:t>
      </w:r>
    </w:p>
    <w:p>
      <w:pPr>
        <w:pStyle w:val="Body"/>
        <w:rPr>
          <w:sz w:val="30"/>
          <w:szCs w:val="30"/>
        </w:rPr>
      </w:pPr>
    </w:p>
    <w:p>
      <w:pPr>
        <w:pStyle w:val="List Paragraph"/>
        <w:numPr>
          <w:ilvl w:val="0"/>
          <w:numId w:val="2"/>
        </w:numPr>
        <w:bidi w:val="0"/>
        <w:ind w:right="0"/>
        <w:jc w:val="left"/>
        <w:rPr>
          <w:b w:val="1"/>
          <w:bCs w:val="1"/>
          <w:sz w:val="30"/>
          <w:szCs w:val="30"/>
          <w:rtl w:val="0"/>
          <w:lang w:val="en-US"/>
        </w:rPr>
      </w:pPr>
      <w:r>
        <w:rPr>
          <w:b w:val="1"/>
          <w:bCs w:val="1"/>
          <w:sz w:val="30"/>
          <w:szCs w:val="30"/>
          <w:rtl w:val="0"/>
          <w:lang w:val="en-US"/>
        </w:rPr>
        <w:t>About the use case :</w:t>
      </w:r>
    </w:p>
    <w:p>
      <w:pPr>
        <w:pStyle w:val="List Paragraph"/>
        <w:bidi w:val="0"/>
        <w:ind w:left="720" w:right="0" w:firstLine="0"/>
        <w:jc w:val="both"/>
        <w:rPr>
          <w:b w:val="1"/>
          <w:bCs w:val="1"/>
          <w:sz w:val="30"/>
          <w:szCs w:val="30"/>
          <w:rtl w:val="0"/>
        </w:rPr>
      </w:pPr>
      <w:r>
        <w:rPr>
          <w:b w:val="1"/>
          <w:bCs w:val="1"/>
          <w:sz w:val="30"/>
          <w:szCs w:val="30"/>
        </w:rPr>
        <w:tab/>
      </w:r>
      <w:r>
        <w:rPr>
          <w:b w:val="0"/>
          <w:bCs w:val="0"/>
          <w:sz w:val="30"/>
          <w:szCs w:val="30"/>
          <w:rtl w:val="0"/>
          <w:lang w:val="en-US"/>
        </w:rPr>
        <w:t>This application is designed as a Visual Schedule Trainer for children with autism. It helps them manage daily routines, tasks, and activities in a structured, engaging, and interactive way. Using colorful visuals, icons, and rewards, the app encourages children to complete tasks while keeping them motivated. The interface is simple and intuitive, reducing stress and confusion for autistic children by providing a predictable daily workflow. Features like check-off tasks</w:t>
      </w:r>
      <w:r>
        <w:rPr>
          <w:b w:val="0"/>
          <w:bCs w:val="0"/>
          <w:sz w:val="30"/>
          <w:szCs w:val="30"/>
          <w:rtl w:val="0"/>
          <w:lang w:val="en-US"/>
        </w:rPr>
        <w:t xml:space="preserve"> </w:t>
      </w:r>
      <w:del w:id="0" w:date="2026-01-14T00:00:00Z" w:author="Meera Vaishnav">
        <w:r>
          <w:rPr>
            <w:b w:val="0"/>
            <w:bCs w:val="0"/>
            <w:sz w:val="30"/>
            <w:szCs w:val="30"/>
            <w:rtl w:val="0"/>
            <w:lang w:val="en-US"/>
          </w:rPr>
          <w:delText xml:space="preserve">, drag-and-drop reordering, </w:delText>
        </w:r>
      </w:del>
      <w:r>
        <w:rPr>
          <w:b w:val="0"/>
          <w:bCs w:val="0"/>
          <w:sz w:val="30"/>
          <w:szCs w:val="30"/>
          <w:rtl w:val="0"/>
          <w:lang w:val="en-US"/>
        </w:rPr>
        <w:t>and visual rewards are included to make daily activities more fun and engaging.</w:t>
      </w:r>
    </w:p>
    <w:p>
      <w:pPr>
        <w:pStyle w:val="Body"/>
        <w:rPr>
          <w:del w:id="1" w:date="2026-01-13T23:59:29Z" w:author="Meera Vaishnav"/>
          <w:sz w:val="30"/>
          <w:szCs w:val="30"/>
        </w:rPr>
      </w:pPr>
      <w:del w:id="2" w:date="2026-01-13T23:59:29Z" w:author="Meera Vaishnav">
        <w:r>
          <w:rPr>
            <w:sz w:val="30"/>
            <w:szCs w:val="30"/>
            <w:rtl w:val="0"/>
            <w:lang w:val="en-US"/>
          </w:rPr>
          <w:delText>[[Explain the activity prepared for autism kids in a paragraph]]</w:delText>
        </w:r>
      </w:del>
    </w:p>
    <w:p>
      <w:pPr>
        <w:pStyle w:val="List Paragraph"/>
        <w:numPr>
          <w:ilvl w:val="0"/>
          <w:numId w:val="2"/>
        </w:numPr>
        <w:bidi w:val="0"/>
        <w:ind w:right="0"/>
        <w:jc w:val="left"/>
        <w:rPr>
          <w:b w:val="1"/>
          <w:bCs w:val="1"/>
          <w:sz w:val="30"/>
          <w:szCs w:val="30"/>
          <w:rtl w:val="0"/>
          <w:lang w:val="en-US"/>
        </w:rPr>
      </w:pPr>
      <w:r>
        <w:rPr>
          <w:b w:val="1"/>
          <w:bCs w:val="1"/>
          <w:sz w:val="30"/>
          <w:szCs w:val="30"/>
          <w:rtl w:val="0"/>
          <w:lang w:val="en-US"/>
        </w:rPr>
        <w:t>Purpose:</w:t>
      </w:r>
    </w:p>
    <w:p>
      <w:pPr>
        <w:pStyle w:val="Default"/>
        <w:suppressAutoHyphens w:val="1"/>
        <w:spacing w:before="0" w:after="240" w:line="240" w:lineRule="auto"/>
        <w:ind w:left="720"/>
        <w:jc w:val="both"/>
        <w:rPr>
          <w:rFonts w:ascii="Calibri" w:cs="Calibri" w:hAnsi="Calibri" w:eastAsia="Calibri"/>
          <w:outline w:val="0"/>
          <w:color w:val="000000"/>
          <w:sz w:val="30"/>
          <w:szCs w:val="30"/>
          <w14:textFill>
            <w14:solidFill>
              <w14:srgbClr w14:val="000000"/>
            </w14:solidFill>
          </w14:textFill>
        </w:rPr>
      </w:pPr>
      <w:r>
        <w:rPr>
          <w:rFonts w:ascii="Calibri" w:hAnsi="Calibri"/>
          <w:outline w:val="0"/>
          <w:color w:val="000000"/>
          <w:sz w:val="28"/>
          <w:szCs w:val="28"/>
          <w:rtl w:val="0"/>
          <w14:textFill>
            <w14:solidFill>
              <w14:srgbClr w14:val="000000"/>
            </w14:solidFill>
          </w14:textFill>
        </w:rPr>
        <w:t>T</w:t>
      </w:r>
      <w:r>
        <w:rPr>
          <w:rFonts w:ascii="Calibri" w:hAnsi="Calibri"/>
          <w:outline w:val="0"/>
          <w:color w:val="000000"/>
          <w:sz w:val="30"/>
          <w:szCs w:val="30"/>
          <w:rtl w:val="0"/>
          <w:lang w:val="en-US"/>
          <w14:textFill>
            <w14:solidFill>
              <w14:srgbClr w14:val="000000"/>
            </w14:solidFill>
          </w14:textFill>
        </w:rPr>
        <w:t>he primary purpose of this application is to improve daily routine management for autistic children. It provides comfort and support by:</w:t>
      </w:r>
    </w:p>
    <w:p>
      <w:pPr>
        <w:pStyle w:val="Default"/>
        <w:numPr>
          <w:ilvl w:val="2"/>
          <w:numId w:val="4"/>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Helping children understand and follow their schedule independently.</w:t>
      </w:r>
    </w:p>
    <w:p>
      <w:pPr>
        <w:pStyle w:val="Default"/>
        <w:numPr>
          <w:ilvl w:val="2"/>
          <w:numId w:val="4"/>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Reducing anxiety by providing a predictable and consistent routine.</w:t>
      </w:r>
    </w:p>
    <w:p>
      <w:pPr>
        <w:pStyle w:val="Default"/>
        <w:numPr>
          <w:ilvl w:val="2"/>
          <w:numId w:val="4"/>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Using visual cues, colors, and animations to make tasks clear and enjoyable.</w:t>
      </w:r>
    </w:p>
    <w:p>
      <w:pPr>
        <w:pStyle w:val="Default"/>
        <w:numPr>
          <w:ilvl w:val="2"/>
          <w:numId w:val="4"/>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Offering a reward system (stars, badges) to encourage motivation and positive reinforcement.</w:t>
      </w:r>
      <w:ins w:id="3" w:date="2026-01-14T19:47:08Z" w:author="Meera Vaishnav">
        <w:r>
          <w:rPr>
            <w:rFonts w:ascii="Calibri" w:hAnsi="Calibri"/>
            <w:sz w:val="30"/>
            <w:szCs w:val="30"/>
            <w:rtl w:val="0"/>
            <w:lang w:val="en-US"/>
          </w:rPr>
          <w:t xml:space="preserve"> </w:t>
        </w:r>
      </w:ins>
    </w:p>
    <w:p>
      <w:pPr>
        <w:pStyle w:val="Default"/>
        <w:numPr>
          <w:ilvl w:val="2"/>
          <w:numId w:val="6"/>
        </w:numPr>
        <w:suppressAutoHyphens w:val="1"/>
        <w:spacing w:before="0" w:after="240" w:line="240" w:lineRule="auto"/>
        <w:jc w:val="both"/>
        <w:rPr>
          <w:rFonts w:ascii="Calibri" w:cs="Calibri" w:hAnsi="Calibri" w:eastAsia="Calibri"/>
          <w:sz w:val="30"/>
          <w:szCs w:val="30"/>
        </w:rPr>
      </w:pPr>
    </w:p>
    <w:p>
      <w:pPr>
        <w:pStyle w:val="Body"/>
        <w:numPr>
          <w:ilvl w:val="2"/>
          <w:numId w:val="4"/>
        </w:numPr>
        <w:rPr>
          <w:sz w:val="30"/>
          <w:szCs w:val="30"/>
          <w:lang w:val="en-US"/>
        </w:rPr>
      </w:pPr>
      <w:r>
        <w:rPr>
          <w:sz w:val="30"/>
          <w:szCs w:val="30"/>
          <w:rtl w:val="0"/>
          <w:lang w:val="en-US"/>
        </w:rPr>
        <w:t>Enabling parents or caregivers to monitor and adjust tasks easily.</w:t>
      </w:r>
    </w:p>
    <w:p>
      <w:pPr>
        <w:pStyle w:val="Default"/>
        <w:numPr>
          <w:ilvl w:val="0"/>
          <w:numId w:val="7"/>
        </w:numPr>
        <w:suppressAutoHyphens w:val="1"/>
        <w:spacing w:before="0" w:after="240" w:line="240" w:lineRule="auto"/>
        <w:jc w:val="left"/>
        <w:rPr>
          <w:rFonts w:ascii="Times Roman" w:hAnsi="Times Roman"/>
          <w:outline w:val="0"/>
          <w:color w:val="ffffff"/>
          <w:sz w:val="30"/>
          <w:szCs w:val="30"/>
          <w:lang w:val="en-US"/>
          <w14:textFill>
            <w14:solidFill>
              <w14:srgbClr w14:val="FFFFFF"/>
            </w14:solidFill>
          </w14:textFill>
        </w:rPr>
      </w:pPr>
      <w:del w:id="4" w:date="2026-01-14T00:02:36Z" w:author="Meera Vaishnav">
        <w:r>
          <w:rPr>
            <w:rFonts w:ascii="Times Roman" w:hAnsi="Times Roman"/>
            <w:outline w:val="0"/>
            <w:color w:val="ffffff"/>
            <w:sz w:val="30"/>
            <w:szCs w:val="30"/>
            <w:rtl w:val="0"/>
            <w:lang w:val="en-US"/>
            <w14:textFill>
              <w14:solidFill>
                <w14:srgbClr w14:val="FFFFFF"/>
              </w14:solidFill>
            </w14:textFill>
          </w:rPr>
          <w:delText>How this application will improve or provide comfort for autism kids?</w:delText>
        </w:r>
      </w:del>
    </w:p>
    <w:p>
      <w:pPr>
        <w:pStyle w:val="List Paragraph"/>
        <w:numPr>
          <w:ilvl w:val="0"/>
          <w:numId w:val="2"/>
        </w:numPr>
        <w:bidi w:val="0"/>
        <w:ind w:right="0"/>
        <w:jc w:val="left"/>
        <w:rPr>
          <w:b w:val="1"/>
          <w:bCs w:val="1"/>
          <w:sz w:val="30"/>
          <w:szCs w:val="30"/>
          <w:rtl w:val="0"/>
          <w:lang w:val="en-US"/>
        </w:rPr>
      </w:pPr>
      <w:r>
        <w:rPr>
          <w:b w:val="1"/>
          <w:bCs w:val="1"/>
          <w:sz w:val="30"/>
          <w:szCs w:val="30"/>
          <w:rtl w:val="0"/>
          <w:lang w:val="en-US"/>
        </w:rPr>
        <w:t>List of similar  applications</w:t>
      </w:r>
    </w:p>
    <w:p>
      <w:pPr>
        <w:pStyle w:val="Default"/>
        <w:numPr>
          <w:ilvl w:val="1"/>
          <w:numId w:val="7"/>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Choiceworks App</w:t>
      </w:r>
    </w:p>
    <w:p>
      <w:pPr>
        <w:pStyle w:val="Default"/>
        <w:numPr>
          <w:ilvl w:val="1"/>
          <w:numId w:val="7"/>
        </w:numPr>
        <w:suppressAutoHyphens w:val="1"/>
        <w:spacing w:before="0" w:after="240" w:line="240" w:lineRule="auto"/>
        <w:jc w:val="both"/>
        <w:rPr>
          <w:rFonts w:ascii="Calibri" w:hAnsi="Calibri"/>
          <w:sz w:val="30"/>
          <w:szCs w:val="30"/>
        </w:rPr>
      </w:pPr>
      <w:r>
        <w:rPr>
          <w:rFonts w:ascii="Calibri" w:hAnsi="Calibri"/>
          <w:sz w:val="30"/>
          <w:szCs w:val="30"/>
          <w:rtl w:val="0"/>
        </w:rPr>
        <w:t>AutiPlan</w:t>
      </w:r>
    </w:p>
    <w:p>
      <w:pPr>
        <w:pStyle w:val="Default"/>
        <w:numPr>
          <w:ilvl w:val="1"/>
          <w:numId w:val="7"/>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First Then Visual Schedule</w:t>
      </w:r>
    </w:p>
    <w:p>
      <w:pPr>
        <w:pStyle w:val="Default"/>
        <w:numPr>
          <w:ilvl w:val="1"/>
          <w:numId w:val="7"/>
        </w:numPr>
        <w:suppressAutoHyphens w:val="1"/>
        <w:spacing w:before="0" w:after="240" w:line="240" w:lineRule="auto"/>
        <w:jc w:val="both"/>
        <w:rPr>
          <w:rFonts w:ascii="Calibri" w:hAnsi="Calibri"/>
          <w:sz w:val="30"/>
          <w:szCs w:val="30"/>
          <w:lang w:val="en-US"/>
        </w:rPr>
      </w:pPr>
      <w:r>
        <w:rPr>
          <w:rFonts w:ascii="Calibri" w:hAnsi="Calibri"/>
          <w:sz w:val="30"/>
          <w:szCs w:val="30"/>
          <w:rtl w:val="0"/>
          <w:lang w:val="en-US"/>
        </w:rPr>
        <w:t>Endless Alphabet / ABCMous</w:t>
      </w:r>
      <w:ins w:id="5" w:date="2026-01-14T22:39:29Z" w:author="Meera Vaishnav">
        <w:r>
          <w:rPr>
            <w:rFonts w:ascii="Calibri" w:hAnsi="Calibri"/>
            <w:sz w:val="30"/>
            <w:szCs w:val="30"/>
            <w:rtl w:val="0"/>
            <w:lang w:val="en-US"/>
          </w:rPr>
          <w:t>e</w:t>
        </w:r>
      </w:ins>
      <w:del w:id="6" w:date="2026-01-14T22:39:28Z" w:author="Meera Vaishnav">
        <w:r>
          <w:rPr>
            <w:rFonts w:ascii="Calibri" w:hAnsi="Calibri"/>
            <w:sz w:val="30"/>
            <w:szCs w:val="30"/>
            <w:rtl w:val="0"/>
          </w:rPr>
          <w:delText>e</w:delText>
        </w:r>
      </w:del>
    </w:p>
    <w:p>
      <w:pPr>
        <w:pStyle w:val="Default"/>
        <w:suppressAutoHyphens w:val="1"/>
        <w:spacing w:before="0" w:after="240" w:line="240" w:lineRule="auto"/>
        <w:jc w:val="both"/>
        <w:rPr>
          <w:rFonts w:ascii="Calibri" w:cs="Calibri" w:hAnsi="Calibri" w:eastAsia="Calibri"/>
          <w:sz w:val="30"/>
          <w:szCs w:val="30"/>
        </w:rPr>
      </w:pPr>
    </w:p>
    <w:p>
      <w:pPr>
        <w:pStyle w:val="Default"/>
        <w:numPr>
          <w:ilvl w:val="0"/>
          <w:numId w:val="8"/>
        </w:numPr>
        <w:suppressAutoHyphens w:val="1"/>
        <w:spacing w:before="0" w:after="240" w:line="240" w:lineRule="auto"/>
        <w:jc w:val="left"/>
        <w:rPr>
          <w:rFonts w:ascii="Times Roman" w:cs="Times Roman" w:hAnsi="Times Roman" w:eastAsia="Times Roman"/>
          <w:b w:val="1"/>
          <w:bCs w:val="1"/>
          <w:outline w:val="0"/>
          <w:color w:val="ffffff"/>
          <w14:textFill>
            <w14:solidFill>
              <w14:srgbClr w14:val="FFFFFF"/>
            </w14:solidFill>
          </w14:textFill>
        </w:rPr>
      </w:pPr>
    </w:p>
    <w:p>
      <w:pPr>
        <w:pStyle w:val="Default"/>
        <w:numPr>
          <w:ilvl w:val="0"/>
          <w:numId w:val="8"/>
        </w:numPr>
        <w:suppressAutoHyphens w:val="1"/>
        <w:spacing w:before="0" w:line="240" w:lineRule="auto"/>
        <w:rPr>
          <w:rFonts w:ascii="Times Roman" w:hAnsi="Times Roman"/>
          <w:outline w:val="0"/>
          <w:color w:val="ffffff"/>
          <w:lang w:val="en-US"/>
          <w14:textFill>
            <w14:solidFill>
              <w14:srgbClr w14:val="FFFFFF"/>
            </w14:solidFill>
          </w14:textFill>
        </w:rPr>
      </w:pPr>
      <w:del w:id="7" w:date="2026-01-14T22:39:23Z" w:author="Meera Vaishnav">
        <w:r>
          <w:rPr>
            <w:rFonts w:ascii="Times Roman" w:hAnsi="Times Roman"/>
            <w:outline w:val="0"/>
            <w:color w:val="ffffff"/>
            <w:rtl w:val="0"/>
            <w:lang w:val="en-US"/>
            <w14:textFill>
              <w14:solidFill>
                <w14:srgbClr w14:val="FFFFFF"/>
              </w14:solidFill>
            </w14:textFill>
          </w:rPr>
          <w:delText>Choiceworks App</w:delText>
        </w:r>
      </w:del>
      <w:del w:id="8" w:date="2026-01-14T22:39:23Z" w:author="Meera Vaishnav">
        <w:r>
          <w:rPr>
            <w:rFonts w:ascii="Times Roman" w:hAnsi="Times Roman"/>
            <w:outline w:val="0"/>
            <w:color w:val="ffffff"/>
            <w:sz w:val="30"/>
            <w:szCs w:val="30"/>
            <w:rtl w:val="0"/>
            <w:lang w:val="en-US"/>
            <w14:textFill>
              <w14:solidFill>
                <w14:srgbClr w14:val="FFFFFF"/>
              </w14:solidFill>
            </w14:textFill>
          </w:rPr>
          <w:delText>[[Explain about similar applications and its features]]</w:delText>
        </w:r>
      </w:del>
    </w:p>
    <w:p>
      <w:pPr>
        <w:pStyle w:val="List Paragraph"/>
        <w:numPr>
          <w:ilvl w:val="0"/>
          <w:numId w:val="2"/>
        </w:numPr>
        <w:bidi w:val="0"/>
        <w:ind w:right="0"/>
        <w:jc w:val="left"/>
        <w:rPr>
          <w:b w:val="1"/>
          <w:bCs w:val="1"/>
          <w:sz w:val="30"/>
          <w:szCs w:val="30"/>
          <w:rtl w:val="0"/>
          <w:lang w:val="en-US"/>
        </w:rPr>
      </w:pPr>
      <w:r>
        <w:rPr>
          <w:b w:val="1"/>
          <w:bCs w:val="1"/>
          <w:sz w:val="30"/>
          <w:szCs w:val="30"/>
          <w:rtl w:val="0"/>
          <w:lang w:val="en-US"/>
        </w:rPr>
        <w:t>Technology stack:</w:t>
      </w:r>
    </w:p>
    <w:p>
      <w:pPr>
        <w:pStyle w:val="Default"/>
        <w:suppressAutoHyphens w:val="1"/>
        <w:spacing w:before="0" w:after="240" w:line="240" w:lineRule="auto"/>
        <w:rPr>
          <w:rFonts w:ascii="Calibri" w:cs="Calibri" w:hAnsi="Calibri" w:eastAsia="Calibri"/>
          <w:sz w:val="30"/>
          <w:szCs w:val="30"/>
        </w:rPr>
      </w:pPr>
      <w:ins w:id="9" w:date="2026-01-14T18:57:04Z" w:author="Meera Vaishnav">
        <w:r>
          <w:rPr>
            <w:rFonts w:ascii="Calibri" w:cs="Calibri" w:hAnsi="Calibri" w:eastAsia="Calibri"/>
            <w:sz w:val="30"/>
            <w:szCs w:val="30"/>
          </w:rPr>
          <w:tab/>
        </w:r>
      </w:ins>
      <w:r>
        <w:rPr>
          <w:rFonts w:ascii="Calibri" w:hAnsi="Calibri"/>
          <w:sz w:val="30"/>
          <w:szCs w:val="30"/>
          <w:rtl w:val="0"/>
          <w:lang w:val="fr-FR"/>
        </w:rPr>
        <w:t>Frontend:</w:t>
      </w:r>
    </w:p>
    <w:p>
      <w:pPr>
        <w:pStyle w:val="Default"/>
        <w:numPr>
          <w:ilvl w:val="2"/>
          <w:numId w:val="7"/>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ReactJS </w:t>
      </w:r>
      <w:r>
        <w:rPr>
          <w:rFonts w:ascii="Calibri" w:hAnsi="Calibri" w:hint="default"/>
          <w:sz w:val="30"/>
          <w:szCs w:val="30"/>
          <w:rtl w:val="0"/>
        </w:rPr>
        <w:t xml:space="preserve">– </w:t>
      </w:r>
      <w:r>
        <w:rPr>
          <w:rFonts w:ascii="Calibri" w:hAnsi="Calibri"/>
          <w:sz w:val="30"/>
          <w:szCs w:val="30"/>
          <w:rtl w:val="0"/>
          <w:lang w:val="en-US"/>
        </w:rPr>
        <w:t>for building the user interface</w:t>
      </w:r>
    </w:p>
    <w:p>
      <w:pPr>
        <w:pStyle w:val="Default"/>
        <w:numPr>
          <w:ilvl w:val="2"/>
          <w:numId w:val="7"/>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HTML5 </w:t>
      </w:r>
      <w:r>
        <w:rPr>
          <w:rFonts w:ascii="Calibri" w:hAnsi="Calibri" w:hint="default"/>
          <w:sz w:val="30"/>
          <w:szCs w:val="30"/>
          <w:rtl w:val="0"/>
        </w:rPr>
        <w:t xml:space="preserve">– </w:t>
      </w:r>
      <w:r>
        <w:rPr>
          <w:rFonts w:ascii="Calibri" w:hAnsi="Calibri"/>
          <w:sz w:val="30"/>
          <w:szCs w:val="30"/>
          <w:rtl w:val="0"/>
          <w:lang w:val="en-US"/>
        </w:rPr>
        <w:t>structure of the web pages</w:t>
      </w:r>
    </w:p>
    <w:p>
      <w:pPr>
        <w:pStyle w:val="Default"/>
        <w:numPr>
          <w:ilvl w:val="2"/>
          <w:numId w:val="7"/>
        </w:numPr>
        <w:suppressAutoHyphens w:val="1"/>
        <w:spacing w:before="0" w:after="240" w:line="240" w:lineRule="auto"/>
        <w:jc w:val="left"/>
        <w:rPr>
          <w:rFonts w:ascii="Calibri" w:hAnsi="Calibri"/>
          <w:sz w:val="30"/>
          <w:szCs w:val="30"/>
        </w:rPr>
      </w:pPr>
      <w:r>
        <w:rPr>
          <w:rFonts w:ascii="Calibri" w:hAnsi="Calibri"/>
          <w:sz w:val="30"/>
          <w:szCs w:val="30"/>
          <w:rtl w:val="0"/>
        </w:rPr>
        <w:t xml:space="preserve">CSS3 </w:t>
      </w:r>
      <w:r>
        <w:rPr>
          <w:rFonts w:ascii="Calibri" w:hAnsi="Calibri" w:hint="default"/>
          <w:sz w:val="30"/>
          <w:szCs w:val="30"/>
          <w:rtl w:val="0"/>
        </w:rPr>
        <w:t xml:space="preserve">– </w:t>
      </w:r>
      <w:r>
        <w:rPr>
          <w:rFonts w:ascii="Calibri" w:hAnsi="Calibri"/>
          <w:sz w:val="30"/>
          <w:szCs w:val="30"/>
          <w:rtl w:val="0"/>
          <w:lang w:val="en-US"/>
        </w:rPr>
        <w:t>styling, animations, and layout</w:t>
      </w:r>
    </w:p>
    <w:p>
      <w:pPr>
        <w:pStyle w:val="Default"/>
        <w:numPr>
          <w:ilvl w:val="2"/>
          <w:numId w:val="7"/>
        </w:numPr>
        <w:suppressAutoHyphens w:val="1"/>
        <w:spacing w:before="0" w:after="240" w:line="240" w:lineRule="auto"/>
        <w:jc w:val="left"/>
        <w:rPr>
          <w:rFonts w:ascii="Calibri" w:hAnsi="Calibri"/>
          <w:sz w:val="30"/>
          <w:szCs w:val="30"/>
          <w:lang w:val="es-ES_tradnl"/>
        </w:rPr>
      </w:pPr>
      <w:r>
        <w:rPr>
          <w:rFonts w:ascii="Calibri" w:hAnsi="Calibri"/>
          <w:sz w:val="30"/>
          <w:szCs w:val="30"/>
          <w:rtl w:val="0"/>
          <w:lang w:val="es-ES_tradnl"/>
        </w:rPr>
        <w:t xml:space="preserve">Axios </w:t>
      </w:r>
      <w:r>
        <w:rPr>
          <w:rFonts w:ascii="Calibri" w:hAnsi="Calibri" w:hint="default"/>
          <w:sz w:val="30"/>
          <w:szCs w:val="30"/>
          <w:rtl w:val="0"/>
        </w:rPr>
        <w:t xml:space="preserve">– </w:t>
      </w:r>
      <w:r>
        <w:rPr>
          <w:rFonts w:ascii="Calibri" w:hAnsi="Calibri"/>
          <w:sz w:val="30"/>
          <w:szCs w:val="30"/>
          <w:rtl w:val="0"/>
          <w:lang w:val="en-US"/>
        </w:rPr>
        <w:t>for making HTTP requests to the backend</w:t>
      </w:r>
    </w:p>
    <w:p>
      <w:pPr>
        <w:pStyle w:val="Default"/>
        <w:numPr>
          <w:ilvl w:val="2"/>
          <w:numId w:val="7"/>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React Router DOM </w:t>
      </w:r>
      <w:r>
        <w:rPr>
          <w:rFonts w:ascii="Calibri" w:hAnsi="Calibri" w:hint="default"/>
          <w:sz w:val="30"/>
          <w:szCs w:val="30"/>
          <w:rtl w:val="0"/>
        </w:rPr>
        <w:t xml:space="preserve">– </w:t>
      </w:r>
      <w:r>
        <w:rPr>
          <w:rFonts w:ascii="Calibri" w:hAnsi="Calibri"/>
          <w:sz w:val="30"/>
          <w:szCs w:val="30"/>
          <w:rtl w:val="0"/>
          <w:lang w:val="en-US"/>
        </w:rPr>
        <w:t>for page navigation (Profile, Dashboard, Rewards, Routine)</w:t>
      </w:r>
    </w:p>
    <w:p>
      <w:pPr>
        <w:pStyle w:val="Default"/>
        <w:suppressAutoHyphens w:val="1"/>
        <w:spacing w:before="0" w:after="240" w:line="240" w:lineRule="auto"/>
        <w:rPr>
          <w:rFonts w:ascii="Calibri" w:cs="Calibri" w:hAnsi="Calibri" w:eastAsia="Calibri"/>
          <w:sz w:val="30"/>
          <w:szCs w:val="30"/>
        </w:rPr>
      </w:pPr>
      <w:ins w:id="10" w:date="2026-01-14T18:57:10Z" w:author="Meera Vaishnav">
        <w:r>
          <w:rPr>
            <w:rFonts w:ascii="Calibri" w:cs="Calibri" w:hAnsi="Calibri" w:eastAsia="Calibri"/>
            <w:sz w:val="30"/>
            <w:szCs w:val="30"/>
          </w:rPr>
          <w:tab/>
        </w:r>
      </w:ins>
      <w:r>
        <w:rPr>
          <w:rFonts w:ascii="Calibri" w:hAnsi="Calibri"/>
          <w:sz w:val="30"/>
          <w:szCs w:val="30"/>
          <w:rtl w:val="0"/>
          <w:lang w:val="de-DE"/>
        </w:rPr>
        <w:t>Backend:</w:t>
      </w:r>
    </w:p>
    <w:p>
      <w:pPr>
        <w:pStyle w:val="Default"/>
        <w:numPr>
          <w:ilvl w:val="2"/>
          <w:numId w:val="7"/>
        </w:numPr>
        <w:suppressAutoHyphens w:val="1"/>
        <w:spacing w:before="0" w:after="240" w:line="240" w:lineRule="auto"/>
        <w:jc w:val="left"/>
        <w:rPr>
          <w:rFonts w:ascii="Calibri" w:hAnsi="Calibri"/>
          <w:sz w:val="30"/>
          <w:szCs w:val="30"/>
        </w:rPr>
      </w:pPr>
      <w:r>
        <w:rPr>
          <w:rFonts w:ascii="Calibri" w:hAnsi="Calibri"/>
          <w:sz w:val="30"/>
          <w:szCs w:val="30"/>
          <w:rtl w:val="0"/>
        </w:rPr>
        <w:t xml:space="preserve">Node.js </w:t>
      </w:r>
      <w:r>
        <w:rPr>
          <w:rFonts w:ascii="Calibri" w:hAnsi="Calibri" w:hint="default"/>
          <w:sz w:val="30"/>
          <w:szCs w:val="30"/>
          <w:rtl w:val="0"/>
        </w:rPr>
        <w:t xml:space="preserve">– </w:t>
      </w:r>
      <w:r>
        <w:rPr>
          <w:rFonts w:ascii="Calibri" w:hAnsi="Calibri"/>
          <w:sz w:val="30"/>
          <w:szCs w:val="30"/>
          <w:rtl w:val="0"/>
          <w:lang w:val="en-US"/>
        </w:rPr>
        <w:t>runtime environment</w:t>
      </w:r>
    </w:p>
    <w:p>
      <w:pPr>
        <w:pStyle w:val="Default"/>
        <w:numPr>
          <w:ilvl w:val="2"/>
          <w:numId w:val="7"/>
        </w:numPr>
        <w:suppressAutoHyphens w:val="1"/>
        <w:spacing w:before="0" w:after="240" w:line="240" w:lineRule="auto"/>
        <w:jc w:val="left"/>
        <w:rPr>
          <w:rFonts w:ascii="Calibri" w:hAnsi="Calibri"/>
          <w:sz w:val="30"/>
          <w:szCs w:val="30"/>
          <w:lang w:val="nl-NL"/>
        </w:rPr>
      </w:pPr>
      <w:r>
        <w:rPr>
          <w:rFonts w:ascii="Calibri" w:hAnsi="Calibri"/>
          <w:sz w:val="30"/>
          <w:szCs w:val="30"/>
          <w:rtl w:val="0"/>
          <w:lang w:val="nl-NL"/>
        </w:rPr>
        <w:t xml:space="preserve">Express.js </w:t>
      </w:r>
      <w:r>
        <w:rPr>
          <w:rFonts w:ascii="Calibri" w:hAnsi="Calibri" w:hint="default"/>
          <w:sz w:val="30"/>
          <w:szCs w:val="30"/>
          <w:rtl w:val="0"/>
        </w:rPr>
        <w:t xml:space="preserve">– </w:t>
      </w:r>
      <w:r>
        <w:rPr>
          <w:rFonts w:ascii="Calibri" w:hAnsi="Calibri"/>
          <w:sz w:val="30"/>
          <w:szCs w:val="30"/>
          <w:rtl w:val="0"/>
          <w:lang w:val="en-US"/>
        </w:rPr>
        <w:t>server framework to build APIs</w:t>
      </w:r>
    </w:p>
    <w:p>
      <w:pPr>
        <w:pStyle w:val="Default"/>
        <w:numPr>
          <w:ilvl w:val="2"/>
          <w:numId w:val="7"/>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MongoDB </w:t>
      </w:r>
      <w:r>
        <w:rPr>
          <w:rFonts w:ascii="Calibri" w:hAnsi="Calibri" w:hint="default"/>
          <w:sz w:val="30"/>
          <w:szCs w:val="30"/>
          <w:rtl w:val="0"/>
          <w:lang w:val="en-US"/>
        </w:rPr>
        <w:t xml:space="preserve">— </w:t>
      </w:r>
      <w:r>
        <w:rPr>
          <w:rFonts w:ascii="Calibri" w:hAnsi="Calibri"/>
          <w:sz w:val="30"/>
          <w:szCs w:val="30"/>
          <w:rtl w:val="0"/>
          <w:lang w:val="en-US"/>
        </w:rPr>
        <w:t>Database</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outline w:val="0"/>
          <w:color w:val="ffffff"/>
          <w14:textFill>
            <w14:solidFill>
              <w14:srgbClr w14:val="FFFFFF"/>
            </w14:solidFill>
          </w14:textFill>
        </w:rPr>
      </w:pPr>
    </w:p>
    <w:p>
      <w:pPr>
        <w:pStyle w:val="Body"/>
        <w:ind w:left="720" w:firstLine="720"/>
        <w:jc w:val="right"/>
        <w:rPr>
          <w:del w:id="11" w:date="2026-01-14T18:56:23Z" w:author="Meera Vaishnav"/>
          <w:b w:val="1"/>
          <w:bCs w:val="1"/>
          <w:sz w:val="30"/>
          <w:szCs w:val="30"/>
        </w:rPr>
      </w:pPr>
      <w:del w:id="12" w:date="2026-01-14T18:56:23Z" w:author="Meera Vaishnav">
        <w:r>
          <w:rPr>
            <w:b w:val="1"/>
            <w:bCs w:val="1"/>
            <w:sz w:val="30"/>
            <w:szCs w:val="30"/>
            <w:rtl w:val="0"/>
            <w:lang w:val="en-US"/>
          </w:rPr>
          <w:delText>[[front end,backend</w:delText>
        </w:r>
      </w:del>
      <w:del w:id="13" w:date="2026-01-14T18:56:23Z" w:author="Meera Vaishnav">
        <w:r>
          <w:rPr>
            <w:b w:val="1"/>
            <w:bCs w:val="1"/>
            <w:sz w:val="30"/>
            <w:szCs w:val="30"/>
            <w:rtl w:val="0"/>
            <w:lang w:val="en-US"/>
          </w:rPr>
          <w:delText>…</w:delText>
        </w:r>
      </w:del>
      <w:del w:id="14" w:date="2026-01-14T18:56:23Z" w:author="Meera Vaishnav">
        <w:r>
          <w:rPr>
            <w:b w:val="1"/>
            <w:bCs w:val="1"/>
            <w:sz w:val="30"/>
            <w:szCs w:val="30"/>
            <w:rtl w:val="0"/>
            <w:lang w:val="en-US"/>
          </w:rPr>
          <w:delText>]]</w:delText>
        </w:r>
      </w:del>
    </w:p>
    <w:p>
      <w:pPr>
        <w:pStyle w:val="List Paragraph"/>
        <w:numPr>
          <w:ilvl w:val="0"/>
          <w:numId w:val="2"/>
        </w:numPr>
        <w:bidi w:val="0"/>
        <w:ind w:right="0"/>
        <w:jc w:val="left"/>
        <w:rPr>
          <w:b w:val="1"/>
          <w:bCs w:val="1"/>
          <w:sz w:val="30"/>
          <w:szCs w:val="30"/>
          <w:rtl w:val="0"/>
          <w:lang w:val="en-US"/>
        </w:rPr>
      </w:pPr>
      <w:r>
        <w:rPr>
          <w:b w:val="1"/>
          <w:bCs w:val="1"/>
          <w:sz w:val="30"/>
          <w:szCs w:val="30"/>
          <w:rtl w:val="0"/>
          <w:lang w:val="en-US"/>
        </w:rPr>
        <w:t>Responsiveness of the application:</w:t>
      </w:r>
    </w:p>
    <w:p>
      <w:pPr>
        <w:pStyle w:val="Default"/>
        <w:suppressAutoHyphens w:val="1"/>
        <w:spacing w:before="0" w:after="240" w:line="240" w:lineRule="auto"/>
        <w:ind w:left="720"/>
        <w:rPr>
          <w:rFonts w:ascii="Calibri" w:cs="Calibri" w:hAnsi="Calibri" w:eastAsia="Calibri"/>
          <w:sz w:val="30"/>
          <w:szCs w:val="30"/>
        </w:rPr>
      </w:pPr>
      <w:r>
        <w:rPr>
          <w:rFonts w:ascii="Calibri" w:hAnsi="Calibri"/>
          <w:sz w:val="30"/>
          <w:szCs w:val="30"/>
          <w:rtl w:val="0"/>
          <w:lang w:val="en-US"/>
        </w:rPr>
        <w:t>The application is responsive in the following ways using ReactJS and CSS:</w:t>
      </w:r>
    </w:p>
    <w:p>
      <w:pPr>
        <w:pStyle w:val="Default"/>
        <w:numPr>
          <w:ilvl w:val="1"/>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Component-based UI: Each screen (Login, Dashboard, Profile, Rewards, Routine) is built as a reusable React component.</w:t>
      </w:r>
    </w:p>
    <w:p>
      <w:pPr>
        <w:pStyle w:val="Default"/>
        <w:numPr>
          <w:ilvl w:val="1"/>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Flexible layout using CSS Flexbox:</w:t>
      </w:r>
    </w:p>
    <w:p>
      <w:pPr>
        <w:pStyle w:val="Default"/>
        <w:numPr>
          <w:ilvl w:val="3"/>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Tasks are displayed in columns that adjust to screen size.</w:t>
      </w:r>
    </w:p>
    <w:p>
      <w:pPr>
        <w:pStyle w:val="Default"/>
        <w:numPr>
          <w:ilvl w:val="3"/>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Navigation bar adapts to smaller widths.</w:t>
      </w:r>
    </w:p>
    <w:p>
      <w:pPr>
        <w:pStyle w:val="Default"/>
        <w:numPr>
          <w:ilvl w:val="1"/>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Mobile friendly inputs and buttons:</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Large clickable buttons.</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Simple forms for children to use.</w:t>
      </w:r>
    </w:p>
    <w:p>
      <w:pPr>
        <w:pStyle w:val="Default"/>
        <w:numPr>
          <w:ilvl w:val="1"/>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Adaptive UI:</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Tasks move smoothly between </w:t>
      </w:r>
      <w:r>
        <w:rPr>
          <w:rFonts w:ascii="Calibri" w:hAnsi="Calibri" w:hint="default"/>
          <w:sz w:val="30"/>
          <w:szCs w:val="30"/>
          <w:rtl w:val="1"/>
          <w:lang w:val="ar-SA" w:bidi="ar-SA"/>
        </w:rPr>
        <w:t>“</w:t>
      </w:r>
      <w:r>
        <w:rPr>
          <w:rFonts w:ascii="Calibri" w:hAnsi="Calibri"/>
          <w:sz w:val="30"/>
          <w:szCs w:val="30"/>
          <w:rtl w:val="0"/>
        </w:rPr>
        <w:t>To Do</w:t>
      </w:r>
      <w:r>
        <w:rPr>
          <w:rFonts w:ascii="Calibri" w:hAnsi="Calibri" w:hint="default"/>
          <w:sz w:val="30"/>
          <w:szCs w:val="30"/>
          <w:rtl w:val="0"/>
        </w:rPr>
        <w:t xml:space="preserve">” </w:t>
      </w:r>
      <w:r>
        <w:rPr>
          <w:rFonts w:ascii="Calibri" w:hAnsi="Calibri"/>
          <w:sz w:val="30"/>
          <w:szCs w:val="30"/>
          <w:rtl w:val="0"/>
          <w:lang w:val="en-US"/>
        </w:rPr>
        <w:t xml:space="preserve">and </w:t>
      </w:r>
      <w:r>
        <w:rPr>
          <w:rFonts w:ascii="Calibri" w:hAnsi="Calibri" w:hint="default"/>
          <w:sz w:val="30"/>
          <w:szCs w:val="30"/>
          <w:rtl w:val="1"/>
          <w:lang w:val="ar-SA" w:bidi="ar-SA"/>
        </w:rPr>
        <w:t>“</w:t>
      </w:r>
      <w:r>
        <w:rPr>
          <w:rFonts w:ascii="Calibri" w:hAnsi="Calibri"/>
          <w:sz w:val="30"/>
          <w:szCs w:val="30"/>
          <w:rtl w:val="0"/>
          <w:lang w:val="nl-NL"/>
        </w:rPr>
        <w:t>Done</w:t>
      </w:r>
      <w:r>
        <w:rPr>
          <w:rFonts w:ascii="Calibri" w:hAnsi="Calibri" w:hint="default"/>
          <w:sz w:val="30"/>
          <w:szCs w:val="30"/>
          <w:rtl w:val="0"/>
        </w:rPr>
        <w:t>”</w:t>
      </w:r>
      <w:r>
        <w:rPr>
          <w:rFonts w:ascii="Calibri" w:hAnsi="Calibri"/>
          <w:sz w:val="30"/>
          <w:szCs w:val="30"/>
          <w:rtl w:val="0"/>
        </w:rPr>
        <w:t>.</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Rewards update dynamically without page refresh.</w:t>
      </w:r>
    </w:p>
    <w:p>
      <w:pPr>
        <w:pStyle w:val="Default"/>
        <w:numPr>
          <w:ilvl w:val="1"/>
          <w:numId w:val="9"/>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Real-time updates:</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When a task is completed, stars increase instantly.</w:t>
      </w:r>
    </w:p>
    <w:p>
      <w:pPr>
        <w:pStyle w:val="Default"/>
        <w:numPr>
          <w:ilvl w:val="2"/>
          <w:numId w:val="10"/>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Profile updates reflect immediately.</w:t>
      </w:r>
    </w:p>
    <w:p>
      <w:pPr>
        <w:pStyle w:val="Default"/>
        <w:tabs>
          <w:tab w:val="left" w:pos="940"/>
          <w:tab w:val="left" w:pos="1440"/>
        </w:tabs>
        <w:suppressAutoHyphens w:val="1"/>
        <w:spacing w:before="0" w:after="240" w:line="240" w:lineRule="auto"/>
        <w:ind w:left="1440" w:hanging="1440"/>
        <w:jc w:val="left"/>
        <w:rPr>
          <w:rFonts w:ascii="Times Roman" w:cs="Times Roman" w:hAnsi="Times Roman" w:eastAsia="Times Roman"/>
          <w:outline w:val="0"/>
          <w:color w:val="ffffff"/>
          <w:sz w:val="30"/>
          <w:szCs w:val="30"/>
          <w14:textFill>
            <w14:solidFill>
              <w14:srgbClr w14:val="FFFFFF"/>
            </w14:solidFill>
          </w14:textFill>
        </w:rPr>
      </w:pPr>
      <w:del w:id="15" w:date="2026-01-14T18:58:51Z" w:author="Meera Vaishnav">
        <w:r>
          <w:rPr>
            <w:rFonts w:ascii="Times Roman" w:hAnsi="Times Roman"/>
            <w:outline w:val="0"/>
            <w:color w:val="ffffff"/>
            <w:sz w:val="30"/>
            <w:szCs w:val="30"/>
            <w:rtl w:val="0"/>
            <w:lang w:val="en-US"/>
            <w14:textFill>
              <w14:solidFill>
                <w14:srgbClr w14:val="FFFFFF"/>
              </w14:solidFill>
            </w14:textFill>
          </w:rPr>
          <w:delText>[[what type of responsiveness have you provided using ReactJS]]</w:delText>
        </w:r>
      </w:del>
    </w:p>
    <w:p>
      <w:pPr>
        <w:pStyle w:val="Body"/>
        <w:rPr>
          <w:b w:val="1"/>
          <w:bCs w:val="1"/>
          <w:sz w:val="30"/>
          <w:szCs w:val="30"/>
        </w:rPr>
      </w:pPr>
      <w:r>
        <w:rPr>
          <w:sz w:val="30"/>
          <w:szCs w:val="30"/>
          <w:rtl w:val="0"/>
          <w:lang w:val="en-US"/>
        </w:rPr>
        <w:t xml:space="preserve">     </w:t>
      </w:r>
      <w:r>
        <w:rPr>
          <w:b w:val="1"/>
          <w:bCs w:val="1"/>
          <w:sz w:val="30"/>
          <w:szCs w:val="30"/>
          <w:rtl w:val="0"/>
          <w:lang w:val="en-US"/>
        </w:rPr>
        <w:t xml:space="preserve">6. </w:t>
      </w:r>
      <w:del w:id="16" w:date="2026-01-14T22:38:20Z" w:author="Meera Vaishnav">
        <w:r>
          <w:rPr>
            <w:sz w:val="30"/>
            <w:szCs w:val="30"/>
            <w:rtl w:val="0"/>
            <w:lang w:val="en-US"/>
          </w:rPr>
          <w:delText>6.</w:delText>
        </w:r>
      </w:del>
      <w:r>
        <w:rPr>
          <w:b w:val="1"/>
          <w:bCs w:val="1"/>
          <w:sz w:val="30"/>
          <w:szCs w:val="30"/>
          <w:rtl w:val="0"/>
          <w:lang w:val="en-US"/>
        </w:rPr>
        <w:t>Workflow  of the application:</w:t>
      </w:r>
    </w:p>
    <w:p>
      <w:pPr>
        <w:pStyle w:val="Body"/>
        <w:numPr>
          <w:ilvl w:val="1"/>
          <w:numId w:val="11"/>
        </w:numPr>
        <w:spacing w:line="240" w:lineRule="auto"/>
        <w:rPr>
          <w:sz w:val="30"/>
          <w:szCs w:val="30"/>
        </w:rPr>
      </w:pPr>
      <w:del w:id="17" w:date="2026-01-14T19:51:09Z" w:author="Meera Vaishnav">
        <w:r>
          <w:rPr>
            <w:b w:val="1"/>
            <w:bCs w:val="1"/>
            <w:sz w:val="30"/>
            <w:szCs w:val="30"/>
            <w:lang w:val="en-US"/>
          </w:rPr>
          <w:tab/>
        </w:r>
      </w:del>
      <w:del w:id="18" w:date="2026-01-14T19:51:09Z" w:author="Meera Vaishnav">
        <w:r>
          <w:rPr>
            <w:b w:val="1"/>
            <w:bCs w:val="1"/>
            <w:sz w:val="30"/>
            <w:szCs w:val="30"/>
            <w:rtl w:val="0"/>
            <w:lang w:val="en-US"/>
          </w:rPr>
          <w:delText>[[Explain the workflow of the application]]</w:delText>
        </w:r>
      </w:del>
      <w:r>
        <w:rPr>
          <w:sz w:val="30"/>
          <w:szCs w:val="30"/>
          <w:rtl w:val="0"/>
          <w:lang w:val="en-US"/>
        </w:rPr>
        <w:t>User opens the app</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Login/Profile Page appears</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Child enters:</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Name</w:t>
      </w:r>
      <w:ins w:id="19" w:date="2026-01-15T19:28:07Z" w:author="Meera Vaishnav">
        <w:r>
          <w:rPr>
            <w:rFonts w:ascii="Calibri" w:hAnsi="Calibri"/>
            <w:sz w:val="30"/>
            <w:szCs w:val="30"/>
            <w:rtl w:val="0"/>
            <w:lang w:val="en-US"/>
          </w:rPr>
          <w:t xml:space="preserve">, </w:t>
        </w:r>
      </w:ins>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Age</w:t>
      </w:r>
      <w:ins w:id="20" w:date="2026-01-15T19:28:13Z" w:author="Meera Vaishnav">
        <w:r>
          <w:rPr>
            <w:rFonts w:ascii="Calibri" w:hAnsi="Calibri"/>
            <w:sz w:val="30"/>
            <w:szCs w:val="30"/>
            <w:rtl w:val="0"/>
            <w:lang w:val="en-US"/>
          </w:rPr>
          <w:t xml:space="preserve">, </w:t>
        </w:r>
      </w:ins>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Favorite color</w:t>
      </w:r>
      <w:ins w:id="21" w:date="2026-01-15T19:28:16Z" w:author="Meera Vaishnav">
        <w:r>
          <w:rPr>
            <w:rFonts w:ascii="Calibri" w:hAnsi="Calibri"/>
            <w:sz w:val="30"/>
            <w:szCs w:val="30"/>
            <w:rtl w:val="0"/>
            <w:lang w:val="en-US"/>
          </w:rPr>
          <w:t xml:space="preserve">, </w:t>
        </w:r>
      </w:ins>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Favorite cartoon</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Data is saved to backend using Axios</w:t>
      </w:r>
      <w:r>
        <w:rPr>
          <w:rFonts w:ascii="Calibri" w:hAnsi="Calibri"/>
          <w:sz w:val="30"/>
          <w:szCs w:val="30"/>
          <w:rtl w:val="0"/>
          <w:lang w:val="en-US"/>
        </w:rPr>
        <w:t xml:space="preserve"> to MongoDB</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User is redirected to Dashboard</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Dashboard:</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Shows daily routine tasks</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User can add tasks</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Mark tasks as completed</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Delete tasks</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When a task is completed:</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Star count increases</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Bronze, Silver and Gold badges are achieved based on the number of stars </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The child gets a congratulations message from their favourite cartoon character</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User can navigate:</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Profile </w:t>
      </w:r>
      <w:r>
        <w:rPr>
          <w:rFonts w:ascii="Calibri" w:hAnsi="Calibri" w:hint="default"/>
          <w:sz w:val="30"/>
          <w:szCs w:val="30"/>
          <w:rtl w:val="0"/>
          <w:lang w:val="en-US"/>
        </w:rPr>
        <w:t xml:space="preserve">→ </w:t>
      </w:r>
      <w:del w:id="22" w:date="2026-01-15T19:24:22Z" w:author="Meera Vaishnav">
        <w:r>
          <w:rPr>
            <w:rFonts w:ascii="Calibri" w:hAnsi="Calibri"/>
            <w:sz w:val="30"/>
            <w:szCs w:val="30"/>
            <w:rtl w:val="0"/>
            <w:lang w:val="en-US"/>
          </w:rPr>
          <w:delText>View/</w:delText>
        </w:r>
      </w:del>
      <w:r>
        <w:rPr>
          <w:rFonts w:ascii="Calibri" w:hAnsi="Calibri"/>
          <w:sz w:val="30"/>
          <w:szCs w:val="30"/>
          <w:rtl w:val="0"/>
          <w:lang w:val="en-US"/>
        </w:rPr>
        <w:t>Edit profile</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Rewards </w:t>
      </w:r>
      <w:r>
        <w:rPr>
          <w:rFonts w:ascii="Calibri" w:hAnsi="Calibri" w:hint="default"/>
          <w:sz w:val="30"/>
          <w:szCs w:val="30"/>
          <w:rtl w:val="0"/>
          <w:lang w:val="en-US"/>
        </w:rPr>
        <w:t xml:space="preserve">→ </w:t>
      </w:r>
      <w:r>
        <w:rPr>
          <w:rFonts w:ascii="Calibri" w:hAnsi="Calibri"/>
          <w:sz w:val="30"/>
          <w:szCs w:val="30"/>
          <w:rtl w:val="0"/>
          <w:lang w:val="en-US"/>
        </w:rPr>
        <w:t>See rewards based on stars</w:t>
      </w:r>
    </w:p>
    <w:p>
      <w:pPr>
        <w:pStyle w:val="Default"/>
        <w:numPr>
          <w:ilvl w:val="2"/>
          <w:numId w:val="14"/>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 xml:space="preserve">Routine </w:t>
      </w:r>
      <w:r>
        <w:rPr>
          <w:rFonts w:ascii="Calibri" w:hAnsi="Calibri" w:hint="default"/>
          <w:sz w:val="30"/>
          <w:szCs w:val="30"/>
          <w:rtl w:val="0"/>
          <w:lang w:val="en-US"/>
        </w:rPr>
        <w:t xml:space="preserve">→ </w:t>
      </w:r>
      <w:r>
        <w:rPr>
          <w:rFonts w:ascii="Calibri" w:hAnsi="Calibri"/>
          <w:sz w:val="30"/>
          <w:szCs w:val="30"/>
          <w:rtl w:val="0"/>
          <w:lang w:val="en-US"/>
        </w:rPr>
        <w:t>Full task list</w:t>
      </w:r>
    </w:p>
    <w:p>
      <w:pPr>
        <w:pStyle w:val="Default"/>
        <w:numPr>
          <w:ilvl w:val="1"/>
          <w:numId w:val="12"/>
        </w:numPr>
        <w:suppressAutoHyphens w:val="1"/>
        <w:spacing w:before="0" w:after="240" w:line="240" w:lineRule="auto"/>
        <w:jc w:val="left"/>
        <w:rPr>
          <w:rFonts w:ascii="Calibri" w:hAnsi="Calibri"/>
          <w:sz w:val="30"/>
          <w:szCs w:val="30"/>
          <w:lang w:val="en-US"/>
        </w:rPr>
      </w:pPr>
      <w:r>
        <w:rPr>
          <w:rFonts w:ascii="Calibri" w:hAnsi="Calibri"/>
          <w:sz w:val="30"/>
          <w:szCs w:val="30"/>
          <w:rtl w:val="0"/>
          <w:lang w:val="en-US"/>
        </w:rPr>
        <w:t>Data is continuously saved to backend</w:t>
      </w:r>
    </w:p>
    <w:p>
      <w:pPr>
        <w:pStyle w:val="Default"/>
        <w:numPr>
          <w:ilvl w:val="1"/>
          <w:numId w:val="12"/>
        </w:numPr>
        <w:suppressAutoHyphens w:val="1"/>
        <w:spacing w:before="0" w:line="240" w:lineRule="auto"/>
        <w:rPr>
          <w:rFonts w:ascii="Calibri" w:hAnsi="Calibri"/>
          <w:sz w:val="30"/>
          <w:szCs w:val="30"/>
          <w:lang w:val="en-US"/>
        </w:rPr>
      </w:pPr>
      <w:r>
        <w:rPr>
          <w:rFonts w:ascii="Calibri" w:hAnsi="Calibri"/>
          <w:sz w:val="30"/>
          <w:szCs w:val="30"/>
          <w:rtl w:val="0"/>
          <w:lang w:val="en-US"/>
        </w:rPr>
        <w:t>User can log out and log back in later</w:t>
      </w:r>
    </w:p>
    <w:p>
      <w:pPr>
        <w:pStyle w:val="Default"/>
        <w:suppressAutoHyphens w:val="1"/>
        <w:spacing w:before="0" w:line="240" w:lineRule="auto"/>
        <w:rPr>
          <w:ins w:id="23" w:date="2026-01-15T19:27:46Z" w:author="Meera Vaishnav"/>
          <w:rFonts w:ascii="Calibri" w:cs="Calibri" w:hAnsi="Calibri" w:eastAsia="Calibri"/>
          <w:sz w:val="30"/>
          <w:szCs w:val="30"/>
          <w:lang w:val="en-US"/>
        </w:rPr>
      </w:pPr>
    </w:p>
    <w:p>
      <w:pPr>
        <w:pStyle w:val="Default"/>
        <w:suppressAutoHyphens w:val="1"/>
        <w:spacing w:before="0" w:line="240" w:lineRule="auto"/>
        <w:rPr>
          <w:ins w:id="24" w:date="2026-01-15T19:27:46Z" w:author="Meera Vaishnav"/>
          <w:rFonts w:ascii="Calibri" w:cs="Calibri" w:hAnsi="Calibri" w:eastAsia="Calibri"/>
          <w:sz w:val="30"/>
          <w:szCs w:val="30"/>
          <w:lang w:val="en-US"/>
        </w:rPr>
      </w:pPr>
    </w:p>
    <w:p>
      <w:pPr>
        <w:pStyle w:val="Default"/>
        <w:suppressAutoHyphens w:val="1"/>
        <w:spacing w:before="0" w:line="240" w:lineRule="auto"/>
        <w:rPr>
          <w:ins w:id="25" w:date="2026-01-15T19:27:46Z" w:author="Meera Vaishnav"/>
          <w:rFonts w:ascii="Calibri" w:cs="Calibri" w:hAnsi="Calibri" w:eastAsia="Calibri"/>
          <w:sz w:val="30"/>
          <w:szCs w:val="30"/>
          <w:lang w:val="en-US"/>
        </w:rPr>
      </w:pPr>
    </w:p>
    <w:p>
      <w:pPr>
        <w:pStyle w:val="Body"/>
        <w:rPr>
          <w:del w:id="26" w:date="2026-01-15T19:28:23Z" w:author="Meera Vaishnav"/>
          <w:b w:val="1"/>
          <w:bCs w:val="1"/>
          <w:sz w:val="30"/>
          <w:szCs w:val="30"/>
          <w:lang w:val="en-US"/>
        </w:rPr>
      </w:pPr>
      <w:ins w:id="27" w:date="2026-01-15T19:27:46Z" w:author="Meera Vaishnav">
        <w:r>
          <w:rPr>
            <w:b w:val="1"/>
            <w:bCs w:val="1"/>
            <w:sz w:val="30"/>
            <w:szCs w:val="30"/>
            <w:rtl w:val="0"/>
            <w:lang w:val="en-US"/>
          </w:rPr>
          <w:t>7.  Screenshots:</w:t>
        </w:r>
      </w:ins>
    </w:p>
    <w:p>
      <w:pPr>
        <w:pStyle w:val="Body"/>
        <w:rPr>
          <w:del w:id="28" w:date="2026-01-14T22:36:24Z" w:author="Meera Vaishnav"/>
          <w:b w:val="1"/>
          <w:bCs w:val="1"/>
          <w:sz w:val="30"/>
          <w:szCs w:val="30"/>
          <w:lang w:val="en-US"/>
        </w:rPr>
      </w:pPr>
      <w:del w:id="29" w:date="2026-01-15T19:28:23Z" w:author="Meera Vaishnav">
        <w:r>
          <w:rPr>
            <w:b w:val="1"/>
            <w:bCs w:val="1"/>
            <w:sz w:val="30"/>
            <w:szCs w:val="30"/>
            <w:rtl w:val="0"/>
            <w:lang w:val="en-US"/>
          </w:rPr>
          <w:delText xml:space="preserve">7.  </w:delText>
        </w:r>
      </w:del>
      <w:del w:id="30" w:date="2026-01-15T19:28:23Z" w:author="Meera Vaishnav">
        <w:r>
          <w:rPr>
            <w:b w:val="1"/>
            <w:bCs w:val="1"/>
            <w:sz w:val="30"/>
            <w:szCs w:val="30"/>
            <w:rtl w:val="0"/>
            <w:lang w:val="en-US"/>
          </w:rPr>
          <w:delText>7.</w:delText>
        </w:r>
      </w:del>
      <w:del w:id="31" w:date="2026-01-15T19:28:23Z" w:author="Meera Vaishnav">
        <w:r>
          <w:rPr>
            <w:b w:val="1"/>
            <w:bCs w:val="1"/>
            <w:sz w:val="30"/>
            <w:szCs w:val="30"/>
            <w:rtl w:val="0"/>
            <w:lang w:val="en-US"/>
          </w:rPr>
          <w:delText>Screenshots:</w:delText>
        </w:r>
      </w:del>
      <w:del w:id="32" w:date="2026-01-14T22:32:02Z" w:author="Meera Vaishnav">
        <w:r>
          <w:rPr>
            <w:b w:val="1"/>
            <w:bCs w:val="1"/>
            <w:sz w:val="30"/>
            <w:szCs w:val="30"/>
            <w:rtl w:val="0"/>
            <w:lang w:val="en-US"/>
          </w:rPr>
          <w:delText>List of files with its purpose?</w:delText>
        </w:r>
      </w:del>
    </w:p>
    <w:p>
      <w:pPr>
        <w:pStyle w:val="Body"/>
        <w:rPr>
          <w:b w:val="1"/>
          <w:bCs w:val="1"/>
          <w:sz w:val="30"/>
          <w:szCs w:val="30"/>
          <w:lang w:val="en-US"/>
        </w:rPr>
      </w:pPr>
      <w:r>
        <w:rPr>
          <w:b w:val="1"/>
          <w:bCs w:val="1"/>
          <w:sz w:val="30"/>
          <w:szCs w:val="30"/>
          <w:lang w:val="en-US"/>
        </w:rPr>
        <w:drawing xmlns:a="http://schemas.openxmlformats.org/drawingml/2006/main">
          <wp:anchor distT="152400" distB="152400" distL="152400" distR="152400" simplePos="0" relativeHeight="251659264" behindDoc="0" locked="0" layoutInCell="1" allowOverlap="1">
            <wp:simplePos x="0" y="0"/>
            <wp:positionH relativeFrom="margin">
              <wp:posOffset>146050</wp:posOffset>
            </wp:positionH>
            <wp:positionV relativeFrom="line">
              <wp:posOffset>294443</wp:posOffset>
            </wp:positionV>
            <wp:extent cx="5727700" cy="2829757"/>
            <wp:effectExtent l="0" t="0" r="0" b="0"/>
            <wp:wrapThrough wrapText="bothSides" distL="152400" distR="152400">
              <wp:wrapPolygon edited="1">
                <wp:start x="0" y="0"/>
                <wp:lineTo x="21600" y="0"/>
                <wp:lineTo x="21600" y="21604"/>
                <wp:lineTo x="0" y="21604"/>
                <wp:lineTo x="0" y="0"/>
              </wp:wrapPolygon>
            </wp:wrapThrough>
            <wp:docPr id="1073741825" name="officeArt object" descr="Screenshot 2026-01-14 at 9.08.44 PM.png"/>
            <wp:cNvGraphicFramePr/>
            <a:graphic xmlns:a="http://schemas.openxmlformats.org/drawingml/2006/main">
              <a:graphicData uri="http://schemas.openxmlformats.org/drawingml/2006/picture">
                <pic:pic xmlns:pic="http://schemas.openxmlformats.org/drawingml/2006/picture">
                  <pic:nvPicPr>
                    <pic:cNvPr id="1073741825" name="Screenshot 2026-01-14 at 9.08.44 PM.png" descr="Screenshot 2026-01-14 at 9.08.44 PM.png"/>
                    <pic:cNvPicPr>
                      <a:picLocks noChangeAspect="1"/>
                    </pic:cNvPicPr>
                  </pic:nvPicPr>
                  <pic:blipFill>
                    <a:blip r:embed="rId4">
                      <a:extLst/>
                    </a:blip>
                    <a:stretch>
                      <a:fillRect/>
                    </a:stretch>
                  </pic:blipFill>
                  <pic:spPr>
                    <a:xfrm>
                      <a:off x="0" y="0"/>
                      <a:ext cx="5727700" cy="2829757"/>
                    </a:xfrm>
                    <a:prstGeom prst="rect">
                      <a:avLst/>
                    </a:prstGeom>
                    <a:ln w="12700" cap="flat">
                      <a:noFill/>
                      <a:miter lim="400000"/>
                    </a:ln>
                    <a:effectLst/>
                  </pic:spPr>
                </pic:pic>
              </a:graphicData>
            </a:graphic>
          </wp:anchor>
        </w:drawing>
      </w:r>
    </w:p>
    <w:p>
      <w:pPr>
        <w:pStyle w:val="Body"/>
        <w:rPr>
          <w:b w:val="1"/>
          <w:bCs w:val="1"/>
          <w:sz w:val="30"/>
          <w:szCs w:val="30"/>
          <w:lang w:val="en-US"/>
        </w:rPr>
      </w:pPr>
      <w:r>
        <w:rPr>
          <w:b w:val="1"/>
          <w:bCs w:val="1"/>
          <w:sz w:val="30"/>
          <w:szCs w:val="30"/>
          <w:lang w:val="en-US"/>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page">
              <wp:posOffset>650043</wp:posOffset>
            </wp:positionV>
            <wp:extent cx="5727700" cy="2829757"/>
            <wp:effectExtent l="0" t="0" r="0" b="0"/>
            <wp:wrapThrough wrapText="bothSides" distL="152400" distR="152400">
              <wp:wrapPolygon edited="1">
                <wp:start x="0" y="0"/>
                <wp:lineTo x="21600" y="0"/>
                <wp:lineTo x="21600" y="21604"/>
                <wp:lineTo x="0" y="21604"/>
                <wp:lineTo x="0" y="0"/>
              </wp:wrapPolygon>
            </wp:wrapThrough>
            <wp:docPr id="1073741826" name="officeArt object" descr="Screenshot 2026-01-14 at 9.09.21 PM.png"/>
            <wp:cNvGraphicFramePr/>
            <a:graphic xmlns:a="http://schemas.openxmlformats.org/drawingml/2006/main">
              <a:graphicData uri="http://schemas.openxmlformats.org/drawingml/2006/picture">
                <pic:pic xmlns:pic="http://schemas.openxmlformats.org/drawingml/2006/picture">
                  <pic:nvPicPr>
                    <pic:cNvPr id="1073741826" name="Screenshot 2026-01-14 at 9.09.21 PM.png" descr="Screenshot 2026-01-14 at 9.09.21 PM.png"/>
                    <pic:cNvPicPr>
                      <a:picLocks noChangeAspect="1"/>
                    </pic:cNvPicPr>
                  </pic:nvPicPr>
                  <pic:blipFill>
                    <a:blip r:embed="rId5">
                      <a:extLst/>
                    </a:blip>
                    <a:stretch>
                      <a:fillRect/>
                    </a:stretch>
                  </pic:blipFill>
                  <pic:spPr>
                    <a:xfrm>
                      <a:off x="0" y="0"/>
                      <a:ext cx="5727700" cy="2829757"/>
                    </a:xfrm>
                    <a:prstGeom prst="rect">
                      <a:avLst/>
                    </a:prstGeom>
                    <a:ln w="12700" cap="flat">
                      <a:noFill/>
                      <a:miter lim="400000"/>
                    </a:ln>
                    <a:effectLst/>
                  </pic:spPr>
                </pic:pic>
              </a:graphicData>
            </a:graphic>
          </wp:anchor>
        </w:drawing>
      </w:r>
      <w:r>
        <w:rPr>
          <w:b w:val="1"/>
          <w:bCs w:val="1"/>
          <w:sz w:val="30"/>
          <w:szCs w:val="30"/>
          <w:lang w:val="en-US"/>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6085643</wp:posOffset>
            </wp:positionV>
            <wp:extent cx="5727700" cy="2829757"/>
            <wp:effectExtent l="0" t="0" r="0" b="0"/>
            <wp:wrapThrough wrapText="bothSides" distL="152400" distR="152400">
              <wp:wrapPolygon edited="1">
                <wp:start x="0" y="0"/>
                <wp:lineTo x="21600" y="0"/>
                <wp:lineTo x="21600" y="21604"/>
                <wp:lineTo x="0" y="21604"/>
                <wp:lineTo x="0" y="0"/>
              </wp:wrapPolygon>
            </wp:wrapThrough>
            <wp:docPr id="1073741827" name="officeArt object" descr="Screenshot 2026-01-14 at 9.09.35 PM.png"/>
            <wp:cNvGraphicFramePr/>
            <a:graphic xmlns:a="http://schemas.openxmlformats.org/drawingml/2006/main">
              <a:graphicData uri="http://schemas.openxmlformats.org/drawingml/2006/picture">
                <pic:pic xmlns:pic="http://schemas.openxmlformats.org/drawingml/2006/picture">
                  <pic:nvPicPr>
                    <pic:cNvPr id="1073741827" name="Screenshot 2026-01-14 at 9.09.35 PM.png" descr="Screenshot 2026-01-14 at 9.09.35 PM.png"/>
                    <pic:cNvPicPr>
                      <a:picLocks noChangeAspect="1"/>
                    </pic:cNvPicPr>
                  </pic:nvPicPr>
                  <pic:blipFill>
                    <a:blip r:embed="rId6">
                      <a:extLst/>
                    </a:blip>
                    <a:stretch>
                      <a:fillRect/>
                    </a:stretch>
                  </pic:blipFill>
                  <pic:spPr>
                    <a:xfrm>
                      <a:off x="0" y="0"/>
                      <a:ext cx="5727700" cy="2829757"/>
                    </a:xfrm>
                    <a:prstGeom prst="rect">
                      <a:avLst/>
                    </a:prstGeom>
                    <a:ln w="12700" cap="flat">
                      <a:noFill/>
                      <a:miter lim="400000"/>
                    </a:ln>
                    <a:effectLst/>
                  </pic:spPr>
                </pic:pic>
              </a:graphicData>
            </a:graphic>
          </wp:anchor>
        </w:drawing>
      </w:r>
      <w:r>
        <w:rPr>
          <w:b w:val="1"/>
          <w:bCs w:val="1"/>
          <w:sz w:val="30"/>
          <w:szCs w:val="30"/>
          <w:lang w:val="en-US"/>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2754105</wp:posOffset>
            </wp:positionV>
            <wp:extent cx="5727700" cy="2829757"/>
            <wp:effectExtent l="0" t="0" r="0" b="0"/>
            <wp:wrapThrough wrapText="bothSides" distL="152400" distR="152400">
              <wp:wrapPolygon edited="1">
                <wp:start x="0" y="0"/>
                <wp:lineTo x="21600" y="0"/>
                <wp:lineTo x="21600" y="21604"/>
                <wp:lineTo x="0" y="21604"/>
                <wp:lineTo x="0" y="0"/>
              </wp:wrapPolygon>
            </wp:wrapThrough>
            <wp:docPr id="1073741828" name="officeArt object" descr="Screenshot 2026-01-14 at 9.10.15 PM.png"/>
            <wp:cNvGraphicFramePr/>
            <a:graphic xmlns:a="http://schemas.openxmlformats.org/drawingml/2006/main">
              <a:graphicData uri="http://schemas.openxmlformats.org/drawingml/2006/picture">
                <pic:pic xmlns:pic="http://schemas.openxmlformats.org/drawingml/2006/picture">
                  <pic:nvPicPr>
                    <pic:cNvPr id="1073741828" name="Screenshot 2026-01-14 at 9.10.15 PM.png" descr="Screenshot 2026-01-14 at 9.10.15 PM.png"/>
                    <pic:cNvPicPr>
                      <a:picLocks noChangeAspect="1"/>
                    </pic:cNvPicPr>
                  </pic:nvPicPr>
                  <pic:blipFill>
                    <a:blip r:embed="rId7">
                      <a:extLst/>
                    </a:blip>
                    <a:stretch>
                      <a:fillRect/>
                    </a:stretch>
                  </pic:blipFill>
                  <pic:spPr>
                    <a:xfrm>
                      <a:off x="0" y="0"/>
                      <a:ext cx="5727700" cy="2829757"/>
                    </a:xfrm>
                    <a:prstGeom prst="rect">
                      <a:avLst/>
                    </a:prstGeom>
                    <a:ln w="12700" cap="flat">
                      <a:noFill/>
                      <a:miter lim="400000"/>
                    </a:ln>
                    <a:effectLst/>
                  </pic:spPr>
                </pic:pic>
              </a:graphicData>
            </a:graphic>
          </wp:anchor>
        </w:drawing>
      </w:r>
    </w:p>
    <w:p>
      <w:pPr>
        <w:pStyle w:val="Body"/>
        <w:rPr>
          <w:b w:val="1"/>
          <w:bCs w:val="1"/>
          <w:sz w:val="30"/>
          <w:szCs w:val="30"/>
          <w:lang w:val="en-US"/>
        </w:rPr>
      </w:pPr>
    </w:p>
    <w:p>
      <w:pPr>
        <w:pStyle w:val="Body"/>
        <w:rPr>
          <w:b w:val="1"/>
          <w:bCs w:val="1"/>
          <w:sz w:val="30"/>
          <w:szCs w:val="30"/>
          <w:lang w:val="en-US"/>
        </w:rPr>
      </w:pPr>
    </w:p>
    <w:p>
      <w:pPr>
        <w:pStyle w:val="Body"/>
        <w:rPr>
          <w:ins w:id="33" w:date="2026-01-15T19:29:03Z" w:author="Meera Vaishnav"/>
          <w:b w:val="1"/>
          <w:bCs w:val="1"/>
          <w:sz w:val="30"/>
          <w:szCs w:val="30"/>
          <w:lang w:val="en-US"/>
        </w:rPr>
      </w:pPr>
    </w:p>
    <w:p>
      <w:pPr>
        <w:pStyle w:val="Body"/>
        <w:rPr>
          <w:del w:id="34" w:date="2026-01-14T22:37:02Z" w:author="Meera Vaishnav"/>
          <w:b w:val="1"/>
          <w:bCs w:val="1"/>
          <w:sz w:val="30"/>
          <w:szCs w:val="30"/>
        </w:rPr>
      </w:pPr>
    </w:p>
    <w:p>
      <w:pPr>
        <w:pStyle w:val="Body"/>
        <w:rPr>
          <w:b w:val="1"/>
          <w:bCs w:val="1"/>
          <w:sz w:val="30"/>
          <w:szCs w:val="30"/>
        </w:rPr>
      </w:pPr>
      <w:r>
        <w:rPr>
          <w:b w:val="1"/>
          <w:bCs w:val="1"/>
          <w:sz w:val="30"/>
          <w:szCs w:val="30"/>
          <w:rtl w:val="0"/>
          <w:lang w:val="en-US"/>
        </w:rPr>
        <w:t xml:space="preserve">8. </w:t>
      </w:r>
      <w:del w:id="35" w:date="2026-01-14T22:38:48Z" w:author="Meera Vaishnav">
        <w:r>
          <w:rPr>
            <w:b w:val="1"/>
            <w:bCs w:val="1"/>
            <w:sz w:val="30"/>
            <w:szCs w:val="30"/>
            <w:rtl w:val="0"/>
          </w:rPr>
          <w:delText>7.</w:delText>
        </w:r>
      </w:del>
      <w:r>
        <w:rPr>
          <w:b w:val="1"/>
          <w:bCs w:val="1"/>
          <w:sz w:val="30"/>
          <w:szCs w:val="30"/>
          <w:rtl w:val="0"/>
          <w:lang w:val="en-US"/>
        </w:rPr>
        <w:t>List of file</w:t>
      </w:r>
      <w:r>
        <w:drawing xmlns:a="http://schemas.openxmlformats.org/drawingml/2006/main">
          <wp:anchor distT="152400" distB="152400" distL="152400" distR="152400" simplePos="0" relativeHeight="251661312" behindDoc="0" locked="0" layoutInCell="1" allowOverlap="1">
            <wp:simplePos x="0" y="0"/>
            <wp:positionH relativeFrom="page">
              <wp:posOffset>914400</wp:posOffset>
            </wp:positionH>
            <wp:positionV relativeFrom="page">
              <wp:posOffset>248723</wp:posOffset>
            </wp:positionV>
            <wp:extent cx="5727700" cy="2829757"/>
            <wp:effectExtent l="0" t="0" r="0" b="0"/>
            <wp:wrapThrough wrapText="bothSides" distL="152400" distR="152400">
              <wp:wrapPolygon edited="1">
                <wp:start x="0" y="0"/>
                <wp:lineTo x="21600" y="0"/>
                <wp:lineTo x="21600" y="21604"/>
                <wp:lineTo x="0" y="21604"/>
                <wp:lineTo x="0" y="0"/>
              </wp:wrapPolygon>
            </wp:wrapThrough>
            <wp:docPr id="1073741829" name="officeArt object" descr="Screenshot 2026-01-14 at 9.09.53 PM.png"/>
            <wp:cNvGraphicFramePr/>
            <a:graphic xmlns:a="http://schemas.openxmlformats.org/drawingml/2006/main">
              <a:graphicData uri="http://schemas.openxmlformats.org/drawingml/2006/picture">
                <pic:pic xmlns:pic="http://schemas.openxmlformats.org/drawingml/2006/picture">
                  <pic:nvPicPr>
                    <pic:cNvPr id="1073741829" name="Screenshot 2026-01-14 at 9.09.53 PM.png" descr="Screenshot 2026-01-14 at 9.09.53 PM.png"/>
                    <pic:cNvPicPr>
                      <a:picLocks noChangeAspect="1"/>
                    </pic:cNvPicPr>
                  </pic:nvPicPr>
                  <pic:blipFill>
                    <a:blip r:embed="rId8">
                      <a:extLst/>
                    </a:blip>
                    <a:stretch>
                      <a:fillRect/>
                    </a:stretch>
                  </pic:blipFill>
                  <pic:spPr>
                    <a:xfrm>
                      <a:off x="0" y="0"/>
                      <a:ext cx="5727700" cy="2829757"/>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3360" behindDoc="0" locked="0" layoutInCell="1" allowOverlap="1">
            <wp:simplePos x="0" y="0"/>
            <wp:positionH relativeFrom="page">
              <wp:posOffset>914400</wp:posOffset>
            </wp:positionH>
            <wp:positionV relativeFrom="page">
              <wp:posOffset>3588940</wp:posOffset>
            </wp:positionV>
            <wp:extent cx="5727700" cy="2829757"/>
            <wp:effectExtent l="0" t="0" r="0" b="0"/>
            <wp:wrapThrough wrapText="bothSides" distL="152400" distR="152400">
              <wp:wrapPolygon edited="1">
                <wp:start x="0" y="0"/>
                <wp:lineTo x="0" y="21600"/>
                <wp:lineTo x="21600" y="21600"/>
                <wp:lineTo x="21600" y="0"/>
                <wp:lineTo x="0" y="0"/>
              </wp:wrapPolygon>
            </wp:wrapThrough>
            <wp:docPr id="1073741830" name="officeArt object" descr="Screenshot 2026-01-14 at 9.09.27 PM.png"/>
            <wp:cNvGraphicFramePr/>
            <a:graphic xmlns:a="http://schemas.openxmlformats.org/drawingml/2006/main">
              <a:graphicData uri="http://schemas.openxmlformats.org/drawingml/2006/picture">
                <pic:pic xmlns:pic="http://schemas.openxmlformats.org/drawingml/2006/picture">
                  <pic:nvPicPr>
                    <pic:cNvPr id="1073741830" name="Screenshot 2026-01-14 at 9.09.27 PM.png" descr="Screenshot 2026-01-14 at 9.09.27 PM.png"/>
                    <pic:cNvPicPr>
                      <a:picLocks noChangeAspect="1"/>
                    </pic:cNvPicPr>
                  </pic:nvPicPr>
                  <pic:blipFill>
                    <a:blip r:embed="rId9">
                      <a:extLst/>
                    </a:blip>
                    <a:srcRect l="0" t="0" r="0" b="0"/>
                    <a:stretch>
                      <a:fillRect/>
                    </a:stretch>
                  </pic:blipFill>
                  <pic:spPr>
                    <a:xfrm>
                      <a:off x="0" y="0"/>
                      <a:ext cx="5727700" cy="2829757"/>
                    </a:xfrm>
                    <a:prstGeom prst="rect">
                      <a:avLst/>
                    </a:prstGeom>
                    <a:ln w="12700" cap="flat">
                      <a:noFill/>
                      <a:miter lim="400000"/>
                    </a:ln>
                    <a:effectLst/>
                  </pic:spPr>
                </pic:pic>
              </a:graphicData>
            </a:graphic>
          </wp:anchor>
        </w:drawing>
      </w:r>
      <w:r>
        <w:rPr>
          <w:b w:val="1"/>
          <w:bCs w:val="1"/>
          <w:sz w:val="30"/>
          <w:szCs w:val="30"/>
          <w:rtl w:val="0"/>
          <w:lang w:val="en-US"/>
        </w:rPr>
        <w:t>s with its purpose?</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4508"/>
        <w:gridCol w:w="4508"/>
      </w:tblGrid>
      <w:tr>
        <w:tblPrEx>
          <w:shd w:val="clear" w:color="auto" w:fill="d0ddef"/>
        </w:tblPrEx>
        <w:trPr>
          <w:trHeight w:val="102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App.js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Main React component that controls routing, login, dashboard, task logic and API calls</w:t>
            </w:r>
          </w:p>
        </w:tc>
      </w:tr>
      <w:tr>
        <w:tblPrEx>
          <w:shd w:val="clear" w:color="auto" w:fill="d0ddef"/>
        </w:tblPrEx>
        <w:trPr>
          <w:trHeight w:val="102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server.js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Backend server using Express. Handles APIs for the profile and tasks</w:t>
            </w:r>
          </w:p>
        </w:tc>
      </w:tr>
      <w:tr>
        <w:tblPrEx>
          <w:shd w:val="clear" w:color="auto" w:fill="d0ddef"/>
        </w:tblPrEx>
        <w:trPr>
          <w:trHeight w:val="66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ProfilePage.js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Displays and updates the  Childs</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w:t>
            </w: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 xml:space="preserve">s profile information </w:t>
            </w:r>
          </w:p>
        </w:tc>
      </w:tr>
      <w:tr>
        <w:tblPrEx>
          <w:shd w:val="clear" w:color="auto" w:fill="d0ddef"/>
        </w:tblPrEx>
        <w:trPr>
          <w:trHeight w:val="174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RewardsPage.js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Shows rewards based on number of stars earned, shows bronze, silver and gold badges, also shows their favourite cartoon character saying congratulations</w:t>
            </w:r>
          </w:p>
        </w:tc>
      </w:tr>
      <w:tr>
        <w:tblPrEx>
          <w:shd w:val="clear" w:color="auto" w:fill="d0ddef"/>
        </w:tblPrEx>
        <w:trPr>
          <w:trHeight w:val="66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RoutinePage.js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Displays full routine schedule and allows task management</w:t>
            </w:r>
          </w:p>
        </w:tc>
      </w:tr>
      <w:tr>
        <w:tblPrEx>
          <w:shd w:val="clear" w:color="auto" w:fill="d0ddef"/>
        </w:tblPrEx>
        <w:trPr>
          <w:trHeight w:val="30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index.js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Entry point of the React application</w:t>
            </w:r>
          </w:p>
        </w:tc>
      </w:tr>
      <w:tr>
        <w:tblPrEx>
          <w:shd w:val="clear" w:color="auto" w:fill="d0ddef"/>
        </w:tblPrEx>
        <w:trPr>
          <w:trHeight w:val="66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Apps.css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Contains all styling, animations and layout design</w:t>
            </w:r>
          </w:p>
        </w:tc>
      </w:tr>
      <w:tr>
        <w:tblPrEx>
          <w:shd w:val="clear" w:color="auto" w:fill="d0ddef"/>
        </w:tblPrEx>
        <w:trPr>
          <w:trHeight w:val="664"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index.html</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30"/>
                <w:szCs w:val="30"/>
                <w:u w:val="none" w:color="000000"/>
                <w:shd w:val="nil" w:color="auto" w:fill="auto"/>
                <w:vertAlign w:val="baseline"/>
                <w:rtl w:val="0"/>
                <w14:textOutline>
                  <w14:noFill/>
                </w14:textOutline>
                <w14:textFill>
                  <w14:solidFill>
                    <w14:srgbClr w14:val="000000"/>
                  </w14:solidFill>
                </w14:textFill>
              </w:rPr>
              <w:t>Main HTML code where React mounts the app</w:t>
            </w:r>
          </w:p>
        </w:tc>
      </w:tr>
    </w:tbl>
    <w:p>
      <w:pPr>
        <w:pStyle w:val="Body"/>
        <w:widowControl w:val="0"/>
        <w:spacing w:line="240" w:lineRule="auto"/>
        <w:ind w:left="2160"/>
      </w:pPr>
      <w:r>
        <w:rPr>
          <w:b w:val="1"/>
          <w:bCs w:val="1"/>
          <w:sz w:val="30"/>
          <w:szCs w:val="30"/>
        </w:rPr>
      </w:r>
    </w:p>
    <w:sectPr>
      <w:headerReference w:type="default" r:id="rId10"/>
      <w:footerReference w:type="default" r:id="rId11"/>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3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237" w:hanging="23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37" w:hanging="23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37" w:hanging="23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37" w:hanging="23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37" w:hanging="23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37" w:hanging="23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37" w:hanging="23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37" w:hanging="23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37" w:hanging="23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Lettered"/>
  </w:abstractNum>
  <w:abstractNum w:abstractNumId="5">
    <w:multiLevelType w:val="hybridMultilevel"/>
    <w:styleLink w:val="Lettered"/>
    <w:lvl w:ilvl="0">
      <w:start w:val="1"/>
      <w:numFmt w:val="upperLetter"/>
      <w:suff w:val="tab"/>
      <w:lvlText w:val="%1."/>
      <w:lvlJc w:val="left"/>
      <w:pPr>
        <w:ind w:left="395" w:hanging="39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395" w:hanging="39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2395" w:hanging="39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3395" w:hanging="39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4395" w:hanging="39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5395" w:hanging="39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6395" w:hanging="39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7395" w:hanging="39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8395" w:hanging="3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w:abstractNum>
  <w:abstractNum w:abstractNumId="7">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tabs>
            <w:tab w:val="num" w:pos="189"/>
            <w:tab w:val="left" w:pos="220"/>
            <w:tab w:val="left" w:pos="720"/>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decimal"/>
        <w:suff w:val="tab"/>
        <w:lvlText w:val="%1."/>
        <w:lvlJc w:val="left"/>
        <w:pPr>
          <w:ind w:left="64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36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094" w:hanging="26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0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52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254" w:hanging="26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96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688" w:hanging="288"/>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14" w:hanging="266"/>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bullet"/>
        <w:suff w:val="tab"/>
        <w:lvlText w:val="•"/>
        <w:lvlJc w:val="left"/>
        <w:pPr>
          <w:tabs>
            <w:tab w:val="num" w:pos="189"/>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bullet"/>
        <w:suff w:val="tab"/>
        <w:lvlText w:val="•"/>
        <w:lvlJc w:val="left"/>
        <w:pPr>
          <w:tabs>
            <w:tab w:val="num" w:pos="189"/>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6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2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8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4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037" w:hanging="23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lvl w:ilvl="0">
        <w:start w:val="1"/>
        <w:numFmt w:val="bullet"/>
        <w:suff w:val="tab"/>
        <w:lvlText w:val="•"/>
        <w:lvlJc w:val="left"/>
        <w:pPr>
          <w:tabs>
            <w:tab w:val="num" w:pos="189"/>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lvl w:ilvl="0">
        <w:start w:val="1"/>
        <w:numFmt w:val="bullet"/>
        <w:suff w:val="tab"/>
        <w:lvlText w:val="•"/>
        <w:lvlJc w:val="left"/>
        <w:pPr>
          <w:tabs>
            <w:tab w:val="num" w:pos="189"/>
          </w:tabs>
          <w:ind w:left="909" w:hanging="90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7"/>
  </w:num>
  <w:num w:numId="14">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s">
    <w:name w:val="Bullets"/>
    <w:pPr>
      <w:numPr>
        <w:numId w:val="3"/>
      </w:numPr>
    </w:pPr>
  </w:style>
  <w:style w:type="numbering" w:styleId="Lettered">
    <w:name w:val="Lettered"/>
    <w:pPr>
      <w:numPr>
        <w:numId w:val="5"/>
      </w:numPr>
    </w:pPr>
  </w:style>
  <w:style w:type="numbering" w:styleId="Bullet">
    <w:name w:val="Bullet"/>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